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5764160156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LIVING PRAISE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63916015625" w:line="240" w:lineRule="auto"/>
        <w:ind w:left="8.45764160156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Louange Vivante 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8408203125" w:line="360" w:lineRule="auto"/>
        <w:ind w:left="9.936065673828125" w:right="0" w:firstLine="0"/>
        <w:jc w:val="both"/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O Eternel ! Tu es mon Dieu ;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36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Je t’exalterai, je célébrerai ton nom,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360" w:lineRule="auto"/>
        <w:ind w:left="9.71527099609375" w:right="0" w:firstLine="0"/>
        <w:jc w:val="both"/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Car tu as fait des choses merveilleuses ;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360" w:lineRule="auto"/>
        <w:ind w:left="0.8831787109375" w:right="0" w:firstLine="0"/>
        <w:jc w:val="both"/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Tes desseins conçus à l’avance se sont fidèlement accomplis.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26171875" w:line="360" w:lineRule="auto"/>
        <w:ind w:left="2.8704833984375" w:right="156.915283203125" w:firstLine="6.84478759765625"/>
        <w:jc w:val="both"/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Cette belle chanson </w:t>
      </w:r>
      <w:ins w:author="Sandra Achade" w:id="0" w:date="2020-11-23T21:28:39Z">
        <w:r w:rsidDel="00000000" w:rsidR="00000000" w:rsidRPr="00000000">
          <w:rPr>
            <w:sz w:val="24.079999923706055"/>
            <w:szCs w:val="24.079999923706055"/>
            <w:rtl w:val="0"/>
            <w:rPrChange w:author="Sandra Achade" w:id="1" w:date="2020-11-23T21:28:39Z">
              <w:rPr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rPrChange>
          </w:rPr>
          <w:t xml:space="preserve">est tirée </w:t>
        </w:r>
      </w:ins>
      <w:del w:author="Sandra Achade" w:id="0" w:date="2020-11-23T21:28:39Z">
        <w:r w:rsidDel="00000000" w:rsidR="00000000" w:rsidRPr="00000000">
          <w:rPr>
            <w:sz w:val="24.079999923706055"/>
            <w:szCs w:val="24.079999923706055"/>
            <w:rtl w:val="0"/>
            <w:rPrChange w:author="Sandra Achade" w:id="1" w:date="2020-11-23T21:28:39Z">
              <w:rPr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rPrChange>
          </w:rPr>
          <w:delText xml:space="preserve">provient </w:delText>
        </w:r>
      </w:del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du premier verset du </w:t>
      </w:r>
      <w:del w:author="Sandra Achade" w:id="2" w:date="2020-11-23T21:29:18Z">
        <w:r w:rsidDel="00000000" w:rsidR="00000000" w:rsidRPr="00000000">
          <w:rPr>
            <w:i w:val="0"/>
            <w:iCs w:val="0"/>
            <w:smallCaps w:val="0"/>
            <w:strike w:val="0"/>
            <w:color w:val="000000"/>
            <w:sz w:val="24.079999923706055"/>
            <w:szCs w:val="24.079999923706055"/>
            <w:u w:val="none"/>
            <w:shd w:fill="auto" w:val="clear"/>
            <w:vertAlign w:val="baseline"/>
            <w:rtl w:val="0"/>
          </w:rPr>
          <w:delText xml:space="preserve">livre d’Esaïe au </w:delText>
        </w:r>
      </w:del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chapitre 25</w:t>
      </w:r>
      <w:ins w:author="Sandra Achade" w:id="3" w:date="2020-11-23T21:29:24Z">
        <w:r w:rsidDel="00000000" w:rsidR="00000000" w:rsidRPr="00000000">
          <w:rPr>
            <w:i w:val="0"/>
            <w:iCs w:val="0"/>
            <w:smallCaps w:val="0"/>
            <w:strike w:val="0"/>
            <w:color w:val="000000"/>
            <w:sz w:val="24.079999923706055"/>
            <w:szCs w:val="24.079999923706055"/>
            <w:u w:val="none"/>
            <w:shd w:fill="auto" w:val="clear"/>
            <w:vertAlign w:val="baseline"/>
            <w:rtl w:val="0"/>
          </w:rPr>
          <w:t xml:space="preserve"> </w:t>
        </w:r>
        <w:r w:rsidDel="00000000" w:rsidR="00000000" w:rsidRPr="00000000">
          <w:rPr>
            <w:sz w:val="24.079999923706055"/>
            <w:szCs w:val="24.079999923706055"/>
            <w:rtl w:val="0"/>
            <w:rPrChange w:author="Sandra Achade" w:id="4" w:date="2020-11-23T21:29:24Z">
              <w:rPr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rPrChange>
          </w:rPr>
          <w:t xml:space="preserve">d'Ésaïe.</w:t>
        </w:r>
        <w:del w:author="Sandra Achade" w:id="3" w:date="2020-11-23T21:29:24Z">
          <w:r w:rsidDel="00000000" w:rsidR="00000000" w:rsidRPr="00000000">
            <w:rPr>
              <w:sz w:val="24.079999923706055"/>
              <w:szCs w:val="24.079999923706055"/>
              <w:rtl w:val="0"/>
              <w:rPrChange w:author="Sandra Achade" w:id="4" w:date="2020-11-23T21:29:24Z">
                <w:rPr>
                  <w:i w:val="0"/>
                  <w:iCs w:val="0"/>
                  <w:smallCaps w:val="0"/>
                  <w:strike w:val="0"/>
                  <w:color w:val="000000"/>
                  <w:sz w:val="24.079999923706055"/>
                  <w:szCs w:val="24.079999923706055"/>
                  <w:u w:val="none"/>
                  <w:shd w:fill="auto" w:val="clear"/>
                  <w:vertAlign w:val="baseline"/>
                </w:rPr>
              </w:rPrChange>
            </w:rPr>
            <w:delText xml:space="preserve">d’Ésaie</w:delText>
          </w:r>
        </w:del>
      </w:ins>
      <w:del w:author="Sandra Achade" w:id="3" w:date="2020-11-23T21:29:24Z">
        <w:r w:rsidDel="00000000" w:rsidR="00000000" w:rsidRPr="00000000">
          <w:rPr>
            <w:sz w:val="24.079999923706055"/>
            <w:szCs w:val="24.079999923706055"/>
            <w:rtl w:val="0"/>
            <w:rPrChange w:author="Sandra Achade" w:id="4" w:date="2020-11-23T21:29:24Z">
              <w:rPr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rPrChange>
          </w:rPr>
          <w:delText xml:space="preserve">.</w:delText>
        </w:r>
      </w:del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Précédant ce verset est le chapitre 24 qui contient autant d’activités répréhensibles observées sur la terre qui est en réalité un  déshonneur pour Dieu.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26171875" w:line="360" w:lineRule="auto"/>
        <w:ind w:left="2.8704833984375" w:right="156.915283203125" w:firstLine="6.84478759765625"/>
        <w:jc w:val="both"/>
        <w:rPr>
          <w:sz w:val="24.079999923706055"/>
          <w:szCs w:val="24.079999923706055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Le premier verset d’Esaïe 24 dit « Voici, l’Eternel dévaste le pays et le  rend désert, Il en bouleverse la face et en disperse les habitants ». Poursuivant dans le verset 4 du  même chapitre, il dit « Le pays est triste, épuisé ; les habitants sont abattus, languissants ; Les chefs du  peuple sont sans force ». Ceci comme vous pouvez vous y attendre n’est pas sans cause : le verset 5  explique « … Car ils transgressaient les lois, violaient les ordonnances, Ils rompaient l’alliance éternelle.  C’est pourquoi la malédiction dévore le pays, et ses habitants portent la peine de leurs crimes ; C’est  pourquoi les habitants du pays sont consumés, et il n’en reste qu’un petit nombre 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26171875" w:line="360" w:lineRule="auto"/>
        <w:ind w:left="2.8704833984375" w:right="156.915283203125" w:firstLine="6.84478759765625"/>
        <w:jc w:val="both"/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Oui, il n’en reste qu’un petit nombre. Il y aura toujours un reste pour notre Dieu. Il n’est pas étonnant qu’au milieu de toutes ses activités répréhensibles ; le verset 16 révèle que « de l’extrémité de la terre nous entendons  chanter : Gloire au juste ».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5626220703125" w:line="360" w:lineRule="auto"/>
        <w:ind w:left="2.8704833984375" w:right="45.849609375" w:firstLine="15.01434326171875"/>
        <w:jc w:val="both"/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La nouvelle n’est certes pas récente que comme le Seigneur, Jéhovah se garde un peuple pour </w:t>
      </w:r>
      <w:r w:rsidDel="00000000" w:rsidR="00000000" w:rsidRPr="00000000">
        <w:rPr>
          <w:sz w:val="24.079999923706055"/>
          <w:szCs w:val="24.079999923706055"/>
          <w:rtl w:val="0"/>
        </w:rPr>
        <w:t xml:space="preserve">L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ui-même à travers </w:t>
      </w:r>
      <w:ins w:author="Sandra Achade" w:id="5" w:date="2020-11-29T01:24:25Z">
        <w:r w:rsidDel="00000000" w:rsidR="00000000" w:rsidRPr="00000000">
          <w:rPr>
            <w:sz w:val="24.079999923706055"/>
            <w:szCs w:val="24.079999923706055"/>
            <w:rtl w:val="0"/>
            <w:rPrChange w:author="Sandra Achade" w:id="6" w:date="2020-11-29T01:24:25Z">
              <w:rPr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rPrChange>
          </w:rPr>
          <w:t xml:space="preserve">des </w:t>
        </w:r>
      </w:ins>
      <w:del w:author="Sandra Achade" w:id="5" w:date="2020-11-29T01:24:25Z">
        <w:r w:rsidDel="00000000" w:rsidR="00000000" w:rsidRPr="00000000">
          <w:rPr>
            <w:sz w:val="24.079999923706055"/>
            <w:szCs w:val="24.079999923706055"/>
            <w:rtl w:val="0"/>
            <w:rPrChange w:author="Sandra Achade" w:id="6" w:date="2020-11-29T01:24:25Z">
              <w:rPr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rPrChange>
          </w:rPr>
          <w:delText xml:space="preserve">les </w:delText>
        </w:r>
      </w:del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œuvres variées de l’Esprit </w:t>
      </w:r>
      <w:ins w:author="Sandra Achade" w:id="7" w:date="2020-11-29T01:24:41Z">
        <w:r w:rsidDel="00000000" w:rsidR="00000000" w:rsidRPr="00000000">
          <w:rPr>
            <w:sz w:val="24.079999923706055"/>
            <w:szCs w:val="24.079999923706055"/>
            <w:rtl w:val="0"/>
            <w:rPrChange w:author="Sandra Achade" w:id="8" w:date="2020-11-29T01:24:41Z">
              <w:rPr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rPrChange>
          </w:rPr>
          <w:t xml:space="preserve">en ce temps de la fin</w:t>
        </w:r>
      </w:ins>
      <w:del w:author="Sandra Achade" w:id="7" w:date="2020-11-29T01:24:41Z">
        <w:r w:rsidDel="00000000" w:rsidR="00000000" w:rsidRPr="00000000">
          <w:rPr>
            <w:sz w:val="24.079999923706055"/>
            <w:szCs w:val="24.079999923706055"/>
            <w:rtl w:val="0"/>
            <w:rPrChange w:author="Sandra Achade" w:id="8" w:date="2020-11-29T01:24:41Z">
              <w:rPr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rPrChange>
          </w:rPr>
          <w:delText xml:space="preserve">pour la fin des temps</w:delText>
        </w:r>
      </w:del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, </w:t>
      </w:r>
      <w:ins w:author="Sandra Achade" w:id="9" w:date="2020-11-29T01:25:18Z">
        <w:r w:rsidDel="00000000" w:rsidR="00000000" w:rsidRPr="00000000">
          <w:rPr>
            <w:i w:val="0"/>
            <w:iCs w:val="0"/>
            <w:smallCaps w:val="0"/>
            <w:strike w:val="0"/>
            <w:color w:val="000000"/>
            <w:sz w:val="24.079999923706055"/>
            <w:szCs w:val="24.079999923706055"/>
            <w:u w:val="none"/>
            <w:shd w:fill="auto" w:val="clear"/>
            <w:vertAlign w:val="baseline"/>
            <w:rtl w:val="0"/>
          </w:rPr>
          <w:t xml:space="preserve">de même, </w:t>
        </w:r>
      </w:ins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Satan le diable </w:t>
      </w:r>
      <w:ins w:author="Sandra Achade" w:id="10" w:date="2020-11-29T01:25:33Z">
        <w:r w:rsidDel="00000000" w:rsidR="00000000" w:rsidRPr="00000000">
          <w:rPr>
            <w:sz w:val="24.079999923706055"/>
            <w:szCs w:val="24.079999923706055"/>
            <w:rtl w:val="0"/>
            <w:rPrChange w:author="Sandra Achade" w:id="11" w:date="2020-11-29T01:25:33Z">
              <w:rPr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rPrChange>
          </w:rPr>
          <w:t xml:space="preserve">et </w:t>
        </w:r>
      </w:ins>
      <w:del w:author="Sandra Achade" w:id="10" w:date="2020-11-29T01:25:33Z">
        <w:r w:rsidDel="00000000" w:rsidR="00000000" w:rsidRPr="00000000">
          <w:rPr>
            <w:sz w:val="24.079999923706055"/>
            <w:szCs w:val="24.079999923706055"/>
            <w:rtl w:val="0"/>
            <w:rPrChange w:author="Sandra Achade" w:id="11" w:date="2020-11-29T01:25:33Z">
              <w:rPr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rPrChange>
          </w:rPr>
          <w:delText xml:space="preserve">avec </w:delText>
        </w:r>
      </w:del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l’hôte du royaume de</w:t>
      </w:r>
      <w:ins w:author="Sandra Achade" w:id="12" w:date="2020-11-29T01:26:36Z">
        <w:r w:rsidDel="00000000" w:rsidR="00000000" w:rsidRPr="00000000">
          <w:rPr>
            <w:i w:val="0"/>
            <w:iCs w:val="0"/>
            <w:smallCaps w:val="0"/>
            <w:strike w:val="0"/>
            <w:color w:val="000000"/>
            <w:sz w:val="24.079999923706055"/>
            <w:szCs w:val="24.079999923706055"/>
            <w:u w:val="none"/>
            <w:shd w:fill="auto" w:val="clear"/>
            <w:vertAlign w:val="baseline"/>
            <w:rtl w:val="0"/>
          </w:rPr>
          <w:t xml:space="preserve">s</w:t>
        </w:r>
      </w:ins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 ténèbres parachève ses actes de méchanceté et </w:t>
      </w:r>
      <w:commentRangeStart w:id="0"/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aussi la préparation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de ceux qui se sont irrémédiablement offert eux-mêmes à lui pour l’assaut final. Tant que la terre, le monde tel qu’il est actuellement constitué continue</w:t>
      </w:r>
      <w:del w:author="Sandra Achade" w:id="13" w:date="2020-11-29T01:31:31Z">
        <w:r w:rsidDel="00000000" w:rsidR="00000000" w:rsidRPr="00000000">
          <w:rPr>
            <w:i w:val="0"/>
            <w:iCs w:val="0"/>
            <w:smallCaps w:val="0"/>
            <w:strike w:val="0"/>
            <w:color w:val="000000"/>
            <w:sz w:val="24.079999923706055"/>
            <w:szCs w:val="24.079999923706055"/>
            <w:u w:val="none"/>
            <w:shd w:fill="auto" w:val="clear"/>
            <w:vertAlign w:val="baseline"/>
            <w:rtl w:val="0"/>
          </w:rPr>
          <w:delText xml:space="preserve">ront</w:delText>
        </w:r>
      </w:del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ins w:author="Sandra Achade" w:id="14" w:date="2020-11-29T01:33:42Z">
        <w:r w:rsidDel="00000000" w:rsidR="00000000" w:rsidRPr="00000000">
          <w:rPr>
            <w:sz w:val="24.079999923706055"/>
            <w:szCs w:val="24.079999923706055"/>
            <w:rtl w:val="0"/>
            <w:rPrChange w:author="Sandra Achade" w:id="15" w:date="2020-11-29T01:33:42Z">
              <w:rPr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rPrChange>
          </w:rPr>
          <w:t xml:space="preserve">de </w:t>
        </w:r>
      </w:ins>
      <w:del w:author="Sandra Achade" w:id="14" w:date="2020-11-29T01:33:42Z">
        <w:r w:rsidDel="00000000" w:rsidR="00000000" w:rsidRPr="00000000">
          <w:rPr>
            <w:sz w:val="24.079999923706055"/>
            <w:szCs w:val="24.079999923706055"/>
            <w:rtl w:val="0"/>
            <w:rPrChange w:author="Sandra Achade" w:id="15" w:date="2020-11-29T01:33:42Z">
              <w:rPr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rPrChange>
          </w:rPr>
          <w:delText xml:space="preserve">à </w:delText>
        </w:r>
      </w:del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se soumettre </w:t>
      </w:r>
      <w:commentRangeStart w:id="1"/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aux mauvais conseils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de Satan et </w:t>
      </w:r>
      <w:ins w:author="Sandra Achade" w:id="16" w:date="2020-11-29T01:31:50Z">
        <w:r w:rsidDel="00000000" w:rsidR="00000000" w:rsidRPr="00000000">
          <w:rPr>
            <w:sz w:val="24.079999923706055"/>
            <w:szCs w:val="24.079999923706055"/>
            <w:rtl w:val="0"/>
            <w:rPrChange w:author="Sandra Achade" w:id="17" w:date="2020-11-29T01:31:50Z">
              <w:rPr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rPrChange>
          </w:rPr>
          <w:t xml:space="preserve">à </w:t>
        </w:r>
      </w:ins>
      <w:del w:author="Sandra Achade" w:id="16" w:date="2020-11-29T01:31:50Z">
        <w:r w:rsidDel="00000000" w:rsidR="00000000" w:rsidRPr="00000000">
          <w:rPr>
            <w:sz w:val="24.079999923706055"/>
            <w:szCs w:val="24.079999923706055"/>
            <w:rtl w:val="0"/>
            <w:rPrChange w:author="Sandra Achade" w:id="17" w:date="2020-11-29T01:31:50Z">
              <w:rPr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rPrChange>
          </w:rPr>
          <w:delText xml:space="preserve">de </w:delText>
        </w:r>
      </w:del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ses cohortes, </w:t>
      </w:r>
      <w:commentRangeStart w:id="2"/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aussi longtemps,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le jugement de Dieu continuera à se manifester sur la terre.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671142578125" w:line="360" w:lineRule="auto"/>
        <w:ind w:left="15.897674560546875" w:right="0" w:firstLine="1.987152099609375"/>
        <w:jc w:val="both"/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Mais au milieu de tout cela, </w:t>
      </w:r>
      <w:commentRangeStart w:id="3"/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un peuple de louange et de gloire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se tiendra debout pour proclamer sa fidélité. </w:t>
      </w:r>
      <w:r w:rsidDel="00000000" w:rsidR="00000000" w:rsidRPr="00000000">
        <w:rPr>
          <w:sz w:val="24.079999923706055"/>
          <w:szCs w:val="24.079999923706055"/>
          <w:rtl w:val="0"/>
        </w:rPr>
        <w:t xml:space="preserve">De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nos yeux, nous verrons l</w:t>
      </w:r>
      <w:commentRangeStart w:id="4"/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e méchant amené à la ruine</w:t>
      </w:r>
      <w:del w:author="Sandra Achade" w:id="18" w:date="2020-11-29T01:41:31Z">
        <w:commentRangeEnd w:id="4"/>
        <w:r w:rsidDel="00000000" w:rsidR="00000000" w:rsidRPr="00000000">
          <w:commentReference w:id="4"/>
        </w:r>
        <w:r w:rsidDel="00000000" w:rsidR="00000000" w:rsidRPr="00000000">
          <w:rPr>
            <w:i w:val="0"/>
            <w:iCs w:val="0"/>
            <w:smallCaps w:val="0"/>
            <w:strike w:val="0"/>
            <w:color w:val="000000"/>
            <w:sz w:val="24.079999923706055"/>
            <w:szCs w:val="24.079999923706055"/>
            <w:u w:val="none"/>
            <w:shd w:fill="auto" w:val="clear"/>
            <w:vertAlign w:val="baseline"/>
            <w:rtl w:val="0"/>
          </w:rPr>
          <w:delText xml:space="preserve">.</w:delText>
        </w:r>
      </w:del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(Psaume 91 V 8)</w:t>
      </w:r>
      <w:ins w:author="Sandra Achade" w:id="19" w:date="2020-11-29T01:41:34Z">
        <w:r w:rsidDel="00000000" w:rsidR="00000000" w:rsidRPr="00000000">
          <w:rPr>
            <w:i w:val="0"/>
            <w:iCs w:val="0"/>
            <w:smallCaps w:val="0"/>
            <w:strike w:val="0"/>
            <w:color w:val="000000"/>
            <w:sz w:val="24.079999923706055"/>
            <w:szCs w:val="24.079999923706055"/>
            <w:u w:val="none"/>
            <w:shd w:fill="auto" w:val="clear"/>
            <w:vertAlign w:val="baseline"/>
            <w:rtl w:val="0"/>
          </w:rPr>
          <w:t xml:space="preserve">.</w:t>
        </w:r>
      </w:ins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Par l’autorité des versets 5 et 6 du  livre de Psaumes 91, nous ne craindrons ni les terreurs de la nuit, ni la flèche qui vole de jour, ni la peste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611328125" w:line="360" w:lineRule="auto"/>
        <w:ind w:left="4.416046142578125" w:right="164.595947265625" w:firstLine="5.299224853515625"/>
        <w:jc w:val="both"/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qui marche dans les ténèbres, ni la contagion qui frappe en plein midi. </w:t>
      </w:r>
      <w:commentRangeStart w:id="5"/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Ceux-ci sont la récompense des  méchants, ceux qui, déshonorant Dieu on fait une alliance perpétuelle avec les forces des ténèbres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. Nous sommes la justice de Dieu en Christ Jésus. Nous témoignerons que le Seigneur « a été un refuge  pour le faible, un refuge pour le malheureux dans la détresse, un abri contre la tempête, un ombrage  contre la chaleur, </w:t>
      </w:r>
      <w:ins w:author="Sandra Achade" w:id="20" w:date="2020-11-29T01:56:50Z">
        <w:r w:rsidDel="00000000" w:rsidR="00000000" w:rsidRPr="00000000">
          <w:rPr>
            <w:sz w:val="24.079999923706055"/>
            <w:szCs w:val="24.079999923706055"/>
            <w:rtl w:val="0"/>
            <w:rPrChange w:author="Sandra Achade" w:id="21" w:date="2020-11-29T01:56:50Z">
              <w:rPr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rPrChange>
          </w:rPr>
          <w:t xml:space="preserve">car </w:t>
        </w:r>
      </w:ins>
      <w:del w:author="Sandra Achade" w:id="20" w:date="2020-11-29T01:56:50Z">
        <w:r w:rsidDel="00000000" w:rsidR="00000000" w:rsidRPr="00000000">
          <w:rPr>
            <w:sz w:val="24.079999923706055"/>
            <w:szCs w:val="24.079999923706055"/>
            <w:rtl w:val="0"/>
            <w:rPrChange w:author="Sandra Achade" w:id="21" w:date="2020-11-29T01:56:50Z">
              <w:rPr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rPrChange>
          </w:rPr>
          <w:delText xml:space="preserve">lorsque </w:delText>
        </w:r>
      </w:del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le souffle des tyrans est comme l’ouragan qui frappe une muraille (Esaïe 25 v  4).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.273681640625" w:right="66.033935546875" w:firstLine="48.191986083984375"/>
        <w:jc w:val="both"/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Soyons inébranlables dans notre détermination à être identifiés au Seigneur. Ceci devrait être </w:t>
      </w:r>
      <w:r w:rsidDel="00000000" w:rsidR="00000000" w:rsidRPr="00000000">
        <w:rPr>
          <w:sz w:val="24.079999923706055"/>
          <w:szCs w:val="24.079999923706055"/>
          <w:rtl w:val="0"/>
        </w:rPr>
        <w:t xml:space="preserve">tant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en paroles </w:t>
      </w:r>
      <w:r w:rsidDel="00000000" w:rsidR="00000000" w:rsidRPr="00000000">
        <w:rPr>
          <w:sz w:val="24.079999923706055"/>
          <w:szCs w:val="24.079999923706055"/>
          <w:rtl w:val="0"/>
        </w:rPr>
        <w:t xml:space="preserve">qu’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en actes. </w:t>
      </w:r>
      <w:commentRangeStart w:id="6"/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Parce que si nous restons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sur cette montagne, l’Eternel des armées </w:t>
      </w:r>
      <w:ins w:author="Sandra Achade" w:id="22" w:date="2020-11-29T02:00:18Z">
        <w:r w:rsidDel="00000000" w:rsidR="00000000" w:rsidRPr="00000000">
          <w:rPr>
            <w:i w:val="0"/>
            <w:iCs w:val="0"/>
            <w:smallCaps w:val="0"/>
            <w:strike w:val="0"/>
            <w:color w:val="000000"/>
            <w:sz w:val="24.079999923706055"/>
            <w:szCs w:val="24.079999923706055"/>
            <w:u w:val="none"/>
            <w:shd w:fill="auto" w:val="clear"/>
            <w:vertAlign w:val="baseline"/>
            <w:rtl w:val="0"/>
          </w:rPr>
          <w:t xml:space="preserve">nous </w:t>
        </w:r>
      </w:ins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prépar</w:t>
      </w:r>
      <w:ins w:author="Sandra Achade" w:id="23" w:date="2020-11-29T02:00:08Z">
        <w:r w:rsidDel="00000000" w:rsidR="00000000" w:rsidRPr="00000000">
          <w:rPr>
            <w:i w:val="0"/>
            <w:iCs w:val="0"/>
            <w:smallCaps w:val="0"/>
            <w:strike w:val="0"/>
            <w:color w:val="000000"/>
            <w:sz w:val="24.079999923706055"/>
            <w:szCs w:val="24.079999923706055"/>
            <w:u w:val="none"/>
            <w:shd w:fill="auto" w:val="clear"/>
            <w:vertAlign w:val="baseline"/>
            <w:rtl w:val="0"/>
          </w:rPr>
          <w:t xml:space="preserve">era </w:t>
        </w:r>
      </w:ins>
      <w:del w:author="Sandra Achade" w:id="23" w:date="2020-11-29T02:00:08Z">
        <w:r w:rsidDel="00000000" w:rsidR="00000000" w:rsidRPr="00000000">
          <w:rPr>
            <w:i w:val="0"/>
            <w:iCs w:val="0"/>
            <w:smallCaps w:val="0"/>
            <w:strike w:val="0"/>
            <w:color w:val="000000"/>
            <w:sz w:val="24.079999923706055"/>
            <w:szCs w:val="24.079999923706055"/>
            <w:u w:val="none"/>
            <w:shd w:fill="auto" w:val="clear"/>
            <w:vertAlign w:val="baseline"/>
            <w:rtl w:val="0"/>
          </w:rPr>
          <w:delText xml:space="preserve">a</w:delText>
        </w:r>
      </w:del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del w:author="Sandra Achade" w:id="24" w:date="2020-11-29T02:00:23Z">
        <w:r w:rsidDel="00000000" w:rsidR="00000000" w:rsidRPr="00000000">
          <w:rPr>
            <w:i w:val="0"/>
            <w:iCs w:val="0"/>
            <w:smallCaps w:val="0"/>
            <w:strike w:val="0"/>
            <w:color w:val="000000"/>
            <w:sz w:val="24.079999923706055"/>
            <w:szCs w:val="24.079999923706055"/>
            <w:u w:val="none"/>
            <w:shd w:fill="auto" w:val="clear"/>
            <w:vertAlign w:val="baseline"/>
            <w:rtl w:val="0"/>
          </w:rPr>
          <w:delText xml:space="preserve">à  nous </w:delText>
        </w:r>
      </w:del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un festin de mets succulents, un festin de vins vieux, de plein de moelle et de vieux vins clarifiés,  Hallelujah. Nous allons être puissamment utilisés par Dieu pour </w:t>
      </w:r>
      <w:commentRangeStart w:id="7"/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découvrir les détritus 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du mensonge, les  intrigues et les manipulations des forces des ténèbres visant à maintenir dans une servitude perpétuelle  et un asservissement, le peuple de Dieu. Ainsi, le Seigneur</w:t>
      </w:r>
      <w:ins w:author="Sandra Achade" w:id="25" w:date="2020-11-29T02:02:05Z">
        <w:r w:rsidDel="00000000" w:rsidR="00000000" w:rsidRPr="00000000">
          <w:rPr>
            <w:i w:val="0"/>
            <w:iCs w:val="0"/>
            <w:smallCaps w:val="0"/>
            <w:strike w:val="0"/>
            <w:color w:val="000000"/>
            <w:sz w:val="24.079999923706055"/>
            <w:szCs w:val="24.079999923706055"/>
            <w:u w:val="none"/>
            <w:shd w:fill="auto" w:val="clear"/>
            <w:vertAlign w:val="baseline"/>
            <w:rtl w:val="0"/>
          </w:rPr>
          <w:t xml:space="preserve">,</w:t>
        </w:r>
      </w:ins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au travers de nous, </w:t>
      </w:r>
      <w:commentRangeStart w:id="8"/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enlèvera à jamais le voile  qui se répand sur les nations à qui nous dirons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: voici votre Dieu. </w:t>
      </w:r>
      <w:commentRangeStart w:id="9"/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Ceci est semblable à des gens  embrassant leur 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Dieu sachant que la mort sera engloutie dans la victoire et que le Seigneur essuiera les larmes de leurs visages.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066162109375" w:line="360" w:lineRule="auto"/>
        <w:ind w:left="9.71527099609375" w:right="122.1337890625" w:hanging="6.623992919921875"/>
        <w:jc w:val="both"/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Voici la question de fond. Je suppose que nous commençons à apprécier l’énormité de la responsabilité dont nous devons faire face. Je crois que le Seigneur lui-même nous donnera la grâce de vivre à la hauteur de ses attentes. Nous sommes un peuple de </w:t>
      </w:r>
      <w:commentRangeStart w:id="10"/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sa gloire. </w:t>
      </w:r>
      <w:commentRangeEnd w:id="10"/>
      <w:r w:rsidDel="00000000" w:rsidR="00000000" w:rsidRPr="00000000">
        <w:commentReference w:id="10"/>
      </w:r>
      <w:commentRangeStart w:id="11"/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Comme 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nous déclarons « O Eternel ! Tu es mon Dieu, Je t’exalterai, je célébrerai ton nom… » soyons conscients de l’engagement qui accompagne cette déclaration. Il ne doit pas se limiter qu’aux chants.  Nos vies doivent démontrer notre engagement envers ce Dieu qui « a fait des choses merveilleuses » dont nos cœurs se réjouissent.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629638671875" w:line="360" w:lineRule="auto"/>
        <w:ind w:left="5.07843017578125" w:right="378.9501953125" w:firstLine="12.806396484375"/>
        <w:jc w:val="both"/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En vérité, nous avons affaire à Dieu fidèle. Nous pouvons donc être assurés que lorsque nous nous exerçons à cet appel, nous ferons appel au Seigneur qui nous répondra, Il sera avec nous dans la difficulté, </w:t>
      </w:r>
      <w:r w:rsidDel="00000000" w:rsidR="00000000" w:rsidRPr="00000000">
        <w:rPr>
          <w:sz w:val="24.079999923706055"/>
          <w:szCs w:val="24.079999923706055"/>
          <w:rtl w:val="0"/>
        </w:rPr>
        <w:t xml:space="preserve">I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l nous délivrera et nous honorera. </w:t>
      </w:r>
      <w:commentRangeStart w:id="12"/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Avec une longue vie, il prendra plaisir en nous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. Que </w:t>
      </w:r>
      <w:r w:rsidDel="00000000" w:rsidR="00000000" w:rsidRPr="00000000">
        <w:rPr>
          <w:sz w:val="24.079999923706055"/>
          <w:szCs w:val="24.079999923706055"/>
          <w:rtl w:val="0"/>
        </w:rPr>
        <w:t xml:space="preserve">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on  glorieux nom soit loué à jamais. Amen.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467.60009765625" w:top="1406.800537109375" w:left="1441.1422729492188" w:right="1388.502197265625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andra Achade" w:id="8" w:date="2020-11-29T02:03:55Z"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ôtera à jamais le voile répandu sur les nations et nous leurs dirons:</w:t>
      </w:r>
    </w:p>
  </w:comment>
  <w:comment w:author="Sandra Achade" w:id="5" w:date="2020-11-29T01:52:50Z"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 ce sont là la retribution des méchants, ceux qui, au mépris total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Dieu, se sont livrés à une alliance perpétuelle avec les forces des ténèbres.</w:t>
      </w:r>
    </w:p>
  </w:comment>
  <w:comment w:author="Sandra Achade" w:id="0" w:date="2020-11-29T01:29:58Z"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prépare aussi ceux</w:t>
      </w:r>
    </w:p>
  </w:comment>
  <w:comment w:author="Sandra Achade" w:id="11" w:date="2020-11-29T02:36:04Z"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pendant que</w:t>
      </w:r>
    </w:p>
  </w:comment>
  <w:comment w:author="Sandra Achade" w:id="6" w:date="2020-11-29T01:59:59Z"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 alors que nous demeurons</w:t>
      </w:r>
    </w:p>
  </w:comment>
  <w:comment w:author="Sandra Achade" w:id="7" w:date="2020-11-29T02:01:12Z"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dévoiler le refuge</w:t>
      </w:r>
    </w:p>
  </w:comment>
  <w:comment w:author="Sandra Achade" w:id="1" w:date="2020-11-29T01:34:07Z"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la mauvaise direction</w:t>
      </w:r>
    </w:p>
  </w:comment>
  <w:comment w:author="Sandra Achade" w:id="12" w:date="2020-11-29T02:39:40Z"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nous rassasiera d'une longue vie</w:t>
      </w:r>
    </w:p>
  </w:comment>
  <w:comment w:author="Sandra Achade" w:id="4" w:date="2020-11-29T01:41:11Z"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retribution des méchants</w:t>
      </w:r>
    </w:p>
  </w:comment>
  <w:comment w:author="Sandra Achade" w:id="10" w:date="2020-11-29T02:35:27Z"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 louange</w:t>
      </w:r>
    </w:p>
  </w:comment>
  <w:comment w:author="Sandra Achade" w:id="2" w:date="2020-11-29T01:34:28Z"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tant</w:t>
      </w:r>
    </w:p>
  </w:comment>
  <w:comment w:author="Sandra Achade" w:id="9" w:date="2020-11-29T02:27:28Z"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C'est alors que le peuple accepte/embrasse/ se saisit de son Dieu que la ....</w:t>
      </w:r>
    </w:p>
  </w:comment>
  <w:comment w:author="Sandra Achade" w:id="3" w:date="2020-11-29T01:39:34Z"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peuple de sa louangenet sa gloire ???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